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CBD" w:rsidRPr="00B46CBD" w:rsidRDefault="00B46CBD" w:rsidP="00B46CBD">
      <w:pPr>
        <w:widowControl/>
        <w:jc w:val="center"/>
        <w:outlineLvl w:val="2"/>
        <w:rPr>
          <w:rFonts w:ascii="黑体" w:eastAsia="黑体" w:hAnsi="黑体" w:cs="宋体"/>
          <w:b/>
          <w:bCs/>
          <w:color w:val="000000"/>
          <w:kern w:val="0"/>
          <w:sz w:val="27"/>
          <w:szCs w:val="27"/>
        </w:rPr>
      </w:pPr>
      <w:r w:rsidRPr="00B46CBD">
        <w:rPr>
          <w:rFonts w:ascii="黑体" w:eastAsia="黑体" w:hAnsi="黑体" w:cs="宋体" w:hint="eastAsia"/>
          <w:b/>
          <w:bCs/>
          <w:color w:val="000000"/>
          <w:kern w:val="0"/>
          <w:sz w:val="27"/>
          <w:szCs w:val="27"/>
        </w:rPr>
        <w:t>手把手教你使用Git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/>
      </w:tblPr>
      <w:tblGrid>
        <w:gridCol w:w="1129"/>
        <w:gridCol w:w="930"/>
        <w:gridCol w:w="480"/>
        <w:gridCol w:w="2450"/>
      </w:tblGrid>
      <w:tr w:rsidR="00B46CBD" w:rsidRPr="00B46CBD" w:rsidTr="00B46C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B46CBD" w:rsidRPr="00B46CBD" w:rsidRDefault="00B46CBD" w:rsidP="00B46C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46CBD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您的评价</w:t>
            </w:r>
            <w:r w:rsidRPr="00B46C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B46CBD" w:rsidRPr="00B46CBD" w:rsidRDefault="00B46CBD" w:rsidP="00B46CBD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46CBD">
              <w:rPr>
                <w:rFonts w:ascii="宋体" w:eastAsia="宋体" w:hAnsi="宋体" w:cs="宋体"/>
                <w:kern w:val="0"/>
                <w:sz w:val="18"/>
              </w:rPr>
              <w:t>     </w:t>
            </w:r>
          </w:p>
        </w:tc>
        <w:tc>
          <w:tcPr>
            <w:tcW w:w="450" w:type="dxa"/>
            <w:vAlign w:val="center"/>
            <w:hideMark/>
          </w:tcPr>
          <w:p w:rsidR="00B46CBD" w:rsidRPr="00B46CBD" w:rsidRDefault="00B46CBD" w:rsidP="00B46C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B46CBD" w:rsidRPr="00B46CBD" w:rsidRDefault="00B46CBD" w:rsidP="00B46CB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46CBD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  <w:hyperlink r:id="rId5" w:history="1">
              <w:r w:rsidRPr="00B46CBD">
                <w:rPr>
                  <w:rFonts w:ascii="宋体" w:eastAsia="宋体" w:hAnsi="宋体" w:cs="宋体"/>
                  <w:b/>
                  <w:bCs/>
                  <w:color w:val="22749B"/>
                  <w:kern w:val="0"/>
                  <w:sz w:val="24"/>
                  <w:szCs w:val="24"/>
                </w:rPr>
                <w:t>收藏该经验</w:t>
              </w:r>
            </w:hyperlink>
            <w:r w:rsidRPr="00B46CBD">
              <w:rPr>
                <w:rFonts w:ascii="宋体" w:eastAsia="宋体" w:hAnsi="宋体" w:cs="宋体"/>
                <w:kern w:val="0"/>
                <w:sz w:val="24"/>
                <w:szCs w:val="24"/>
              </w:rPr>
              <w:t>    </w:t>
            </w:r>
          </w:p>
        </w:tc>
      </w:tr>
    </w:tbl>
    <w:p w:rsidR="00B46CBD" w:rsidRPr="00B46CBD" w:rsidRDefault="00B46CBD" w:rsidP="00B46CBD">
      <w:pPr>
        <w:widowControl/>
        <w:spacing w:line="378" w:lineRule="atLeast"/>
        <w:jc w:val="left"/>
        <w:rPr>
          <w:ins w:id="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Git是分布式版本控制系统，那么它就没有中央服务器的，每个人的电脑就是一个完整的版本库，这样，工作的时候就不 需要联网了，因为版本都是在自己的电脑上。既然每个人的电脑都有一个完整的版本库，那多个人如何协作呢？比如说自己在电脑上改了文件A，其他人也在电脑上 改了文件A，这时，你们两之间只需把各自的修改推送给对方，就可以互相看到对方的修改了。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一：Git是什么？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 Git是目前世界上最先进的分布式版本控制系统。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二：SVN与Git的最主要的区别？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Git是分布式版本控制系统，那么它就没有中央服务器的，每个人的电脑就是一个完整的版本库，这样，工作的时候就不需要联网了，因为版本都是在自己的电脑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上。既然每个人的电脑都有一个完整的版本库，那多个人如何协作呢？比如说自己在电脑上改了文件A，其他人也在电脑上改了文件A，这时，你们两之间只需把各 自的修改推送给对方，就可以互相看到对方的修改了。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三：在windows上如何安装Git？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msysgit是 windows版的Git,如下：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 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2343150" cy="276225"/>
            <wp:effectExtent l="19050" t="0" r="0" b="0"/>
            <wp:docPr id="1" name="图片 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需要从网上下载一个，然后进行默认安装即可。安装完成后，在开始菜单里面找到 “Git –&gt; Git Bash”,如下：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2409825" cy="695325"/>
            <wp:effectExtent l="19050" t="0" r="9525" b="0"/>
            <wp:docPr id="2" name="图片 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会弹出一个类似的命令窗口的东西，就说明Git安装成功。如下：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362700" cy="3619500"/>
            <wp:effectExtent l="19050" t="0" r="0" b="0"/>
            <wp:docPr id="3" name="图片 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安装完成后，还需要最后一步设置，在命令行输入如下：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153150" cy="2028825"/>
            <wp:effectExtent l="19050" t="0" r="0" b="0"/>
            <wp:docPr id="4" name="图片 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因为Git是分布式版本控制系统，所以需要填写用户名和邮箱作为一个标识。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3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3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   注意：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config  –global 参数，有了这个参数，表示你这台机器上所有的Git仓库都会使用这个配置，当然你也可以对某个仓库指定的不同的用户名和邮箱。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3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四：如何操作？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一：创建版本库。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所以创建一个版本库也非常简单，如下我是D盘 –&gt; www下 目录下新建一个testgit版本库。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505450" cy="2552700"/>
            <wp:effectExtent l="19050" t="0" r="0" b="0"/>
            <wp:docPr id="5" name="图片 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pwd 命令是用于显示当前的目录。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1. 通过命令 git init 把这个目录变成git可以管理的仓库，如下：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019675" cy="733425"/>
            <wp:effectExtent l="19050" t="0" r="9525" b="0"/>
            <wp:docPr id="6" name="图片 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这时候你当前testgit目录下会多了一个.git的目录，这个目录是Git来跟踪管理版本的，没事千万不要手动乱改这个目录里面的文件，否则，会把git仓库给破坏了。如下：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29300" cy="1647825"/>
            <wp:effectExtent l="19050" t="0" r="0" b="0"/>
            <wp:docPr id="7" name="图片 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 2. 把文件添加到版本库中。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       首先要明确下，所有的版本控制系统，只能跟踪文本文件的改动，比如txt文件，网页，所有程序的代码等，Git也不列外，版本控制系统可以告诉你每次的改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5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8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    下面先看下demo如下演示：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6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我在版本库testgit目录下新建一个记事本文件 readme.txt 内容如下：11111111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6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6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第一步：使用命令 git add readme.txt添加到暂存区里面去。如下：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6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6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276725" cy="762000"/>
            <wp:effectExtent l="19050" t="0" r="9525" b="0"/>
            <wp:docPr id="8" name="图片 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6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6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如果和上面一样，没有任何提示，说明已经添加成功了。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6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6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第二步：用命令 git commit告诉Git，把文件提交到仓库。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6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695825" cy="1152525"/>
            <wp:effectExtent l="19050" t="0" r="9525" b="0"/>
            <wp:docPr id="9" name="图片 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7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现在我们已经提交了一个readme.txt文件了，我们下面可以通过命令git status来查看是否还有文件未提交，如下：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7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467225" cy="1019175"/>
            <wp:effectExtent l="19050" t="0" r="9525" b="0"/>
            <wp:docPr id="10" name="图片 1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7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说明没有任何文件未提交，但是我现在继续来改下readme.txt内容，比如我在下面添加一行2222222222内容，继续使用git status来查看下结果，如下：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7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7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76925" cy="1628775"/>
            <wp:effectExtent l="19050" t="0" r="9525" b="0"/>
            <wp:docPr id="11" name="图片 1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7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8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上面的命令告诉我们 readme.txt文件已被修改，但是未被提交的修改。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8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接下来我想看下readme.txt文件到底改了什么内容，如何查看呢？可以使用如下命令：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8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diff readme.txt 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8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24400" cy="1924050"/>
            <wp:effectExtent l="19050" t="0" r="0" b="0"/>
            <wp:docPr id="12" name="图片 1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8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如上可以看到，readme.txt文件内容从一行11111111改成 二行 添加了一行22222222内容。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8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知道了对readme.txt文件做了什么修改后，我们可以放心的提交到仓库了，提交修改和提交文件是一样的2步(第一步是git add  第二步是：git commit)。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9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9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86450" cy="3257550"/>
            <wp:effectExtent l="19050" t="0" r="0" b="0"/>
            <wp:docPr id="13" name="图片 1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9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二：版本回退：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9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9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如上，我们已经学会了修改文件，现在我继续对readme.txt文件进行修改，再增加一行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9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0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内容为33333333333333.继续执行命令如下：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0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352925" cy="1323975"/>
            <wp:effectExtent l="19050" t="0" r="9525" b="0"/>
            <wp:docPr id="14" name="图片 1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0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现在我已经对readme.txt文件做了三次修改了，那么我现在想查看下历史记录，如何查呢？我们现在可以使用命令 git log 演示如下所示：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0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62625" cy="2895600"/>
            <wp:effectExtent l="19050" t="0" r="9525" b="0"/>
            <wp:docPr id="15" name="图片 1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0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0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53100" cy="923925"/>
            <wp:effectExtent l="19050" t="0" r="0" b="0"/>
            <wp:docPr id="16" name="图片 1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1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1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276725" cy="1571625"/>
            <wp:effectExtent l="19050" t="0" r="9525" b="0"/>
            <wp:docPr id="17" name="图片 1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1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如果想回退到上一个版本的命令如下操作：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1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391025" cy="1000125"/>
            <wp:effectExtent l="19050" t="0" r="9525" b="0"/>
            <wp:docPr id="18" name="图片 1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1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1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再来查看下 readme.txt内容如下：通过命令cat readme.txt查看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152900" cy="809625"/>
            <wp:effectExtent l="19050" t="0" r="0" b="0"/>
            <wp:docPr id="19" name="图片 1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2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可以看到，内容已经回退到上一个版本了。我们可以继续使用git log 来查看下历史记录信息，如下：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572000" cy="2085975"/>
            <wp:effectExtent l="19050" t="0" r="0" b="0"/>
            <wp:docPr id="20" name="图片 2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2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我们看到 增加333333 内容我们没有看到了，但是现在我想回退到最新的版本，如：有333333的内容要如何恢复呢？我们可以通过版本号回退，使用命令方法如下：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2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57750" cy="1162050"/>
            <wp:effectExtent l="19050" t="0" r="0" b="0"/>
            <wp:docPr id="21" name="图片 2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2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通过上面的显示我们可以知道，增加内容3333的版本号是 6fcfc89.我们现在可以命令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3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reset  –hard 6fcfc89来恢复了。演示如下：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3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10125" cy="1457325"/>
            <wp:effectExtent l="19050" t="0" r="9525" b="0"/>
            <wp:docPr id="22" name="图片 2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3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可以看到 目前已经是最新的版本了。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3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三：理解工作区与暂存区的区别？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3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3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</w:t>
        </w:r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工作区：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就是你在电脑上看到的目录，比如目录下testgit里的文件(.git隐藏目录版本库除外)。或者以后需要再新建的目录文件等等都属于工作区范畴。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4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41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      版本库(Repository)：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4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4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我们前面说过使用Git提交文件到版本库有两步：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4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4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第一步：是使用 git add 把文件添加进去，实际上就是把文件添加到暂存区。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4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4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第二步：使用git commit提交更改，实际上就是把暂存区的所有内容提交到当前分支上。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4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4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我们继续使用demo来演示下：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5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我们在readme.txt再添加一行内容为4444444，接着在目录下新建一个文件为test.txt 内容为test，我们先用命令 git status来查看下状态，如下：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124575" cy="2295525"/>
            <wp:effectExtent l="19050" t="0" r="9525" b="0"/>
            <wp:docPr id="23" name="图片 2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5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现在我们先使用git add 命令把2个文件都添加到暂存区中，再使用git status来查看下状态，如下：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476750" cy="2295525"/>
            <wp:effectExtent l="19050" t="0" r="0" b="0"/>
            <wp:docPr id="24" name="图片 2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5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接着我们可以使用git commit一次性提交到分支上，如下：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95975" cy="1581150"/>
            <wp:effectExtent l="19050" t="0" r="9525" b="0"/>
            <wp:docPr id="25" name="图片 2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5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6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四：Git撤销修改和删除文件操作。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6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62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一：撤销修改：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6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6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 比如我现在在readme.txt文件里面增加一行 内容为555555555555，我们先通过命令查看如下：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6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743325" cy="1323975"/>
            <wp:effectExtent l="19050" t="0" r="9525" b="0"/>
            <wp:docPr id="26" name="图片 2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6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6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在我未提交之前，我发现添加5555555555555内容有误，所以我得马上恢复以前的版本，现在我可以有如下几种方法可以做修改：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6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6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第一：如果我知道要删掉那些内容的话，直接手动更改去掉那些需要的文件，然后add添加到暂存区，最后commit掉。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7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第二：我可以按以前的方法直接恢复到上一个版本。使用 git reset  –hard HEAD^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7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但是现在我不想使用上面的2种方法，我想直接想使用撤销命令该如何操作呢？首先在做撤销之前，我们可以先用 git status 查看下当前的状态。如下所示：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96000" cy="1600200"/>
            <wp:effectExtent l="19050" t="0" r="0" b="0"/>
            <wp:docPr id="27" name="图片 2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7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可以发现，Git会告诉你，git checkout  — file 可以丢弃工作区的修改，如下命令：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7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checkout  –  readme.txt,如下所示：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7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962525" cy="1333500"/>
            <wp:effectExtent l="19050" t="0" r="9525" b="0"/>
            <wp:docPr id="28" name="图片 2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8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8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命令 git checkout –readme.txt 意思就是，把readme.txt文件在工作区做的修改全部撤销，这里有2种情况，如下：</w:t>
        </w:r>
      </w:ins>
    </w:p>
    <w:p w:rsidR="00B46CBD" w:rsidRPr="00B46CBD" w:rsidRDefault="00B46CBD" w:rsidP="00B46CBD">
      <w:pPr>
        <w:widowControl/>
        <w:numPr>
          <w:ilvl w:val="0"/>
          <w:numId w:val="1"/>
        </w:numPr>
        <w:spacing w:line="378" w:lineRule="atLeast"/>
        <w:ind w:left="900" w:right="180"/>
        <w:jc w:val="left"/>
        <w:rPr>
          <w:ins w:id="18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8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readme.txt自动修改后，还没有放到暂存区，使用 撤销修改就回到和版本库一模一样的状态。</w:t>
        </w:r>
      </w:ins>
    </w:p>
    <w:p w:rsidR="00B46CBD" w:rsidRPr="00B46CBD" w:rsidRDefault="00B46CBD" w:rsidP="00B46CBD">
      <w:pPr>
        <w:widowControl/>
        <w:numPr>
          <w:ilvl w:val="0"/>
          <w:numId w:val="1"/>
        </w:numPr>
        <w:spacing w:line="378" w:lineRule="atLeast"/>
        <w:ind w:left="900" w:right="180"/>
        <w:jc w:val="left"/>
        <w:rPr>
          <w:ins w:id="18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8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另外一种是readme.txt已经放入暂存区了，接着又作了修改，撤销修改就回到添加暂存区后的状态。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8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8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8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8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67400" cy="4591050"/>
            <wp:effectExtent l="19050" t="0" r="0" b="0"/>
            <wp:docPr id="29" name="图片 2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9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1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注意：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命令git checkout — readme.txt 中的 — 很重要，如果没有 — 的话，那么命令变成创建分支了。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19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3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二：删除文件。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9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  假如我现在版本库testgit目录添加一个文件b.txt,然后提交。如下：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9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86475" cy="3733800"/>
            <wp:effectExtent l="19050" t="0" r="9525" b="0"/>
            <wp:docPr id="30" name="图片 3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19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19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如上：一般情况下，可以直接在文件目录中把文件删了，或者使用如上rm命令：rm b.txt ，如果我想彻底从版本库中删掉了此文件的话，可以再执行commit命令 提交掉，现在目录是这样的，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0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1790700"/>
            <wp:effectExtent l="19050" t="0" r="0" b="0"/>
            <wp:docPr id="31" name="图片 3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0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只要没有commit之前，如果我想在版本库中恢复此文件如何操作呢？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0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可以使用如下命令 git checkout  — b.txt，如下所示：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305425" cy="2324100"/>
            <wp:effectExtent l="19050" t="0" r="9525" b="0"/>
            <wp:docPr id="32" name="图片 3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0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再来看看我们testgit目录，添加了3个文件了。如下所示：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0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2247900"/>
            <wp:effectExtent l="19050" t="0" r="0" b="0"/>
            <wp:docPr id="33" name="图片 3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1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五：远程仓库。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1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在了解之前，先注册github账号，由于你的本地Git仓库和github仓库之间的传输是通过SSH加密的，所以需要一点设置：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1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1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ssh-keygen  -t rsa –C “youremail@example.com”, 由于我本地此前运行过一次，所以本地有，如下所示：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1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1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1476375"/>
            <wp:effectExtent l="19050" t="0" r="0" b="0"/>
            <wp:docPr id="34" name="图片 3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2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id_rsa是私钥，不能泄露出去，id_rsa.pub是公钥，可以放心地告诉任何人。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2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第二步：登录github,打开” settings”中的SSH Keys页面，然后点击“Add SSH Key”,填上任意title，在Key文本框里黏贴id_rsa.pub文件的内容。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4991100"/>
            <wp:effectExtent l="19050" t="0" r="0" b="0"/>
            <wp:docPr id="35" name="图片 3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2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点击 Add Key，你就应该可以看到已经添加的key。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2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3219450"/>
            <wp:effectExtent l="19050" t="0" r="0" b="0"/>
            <wp:docPr id="36" name="图片 3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numPr>
          <w:ilvl w:val="0"/>
          <w:numId w:val="2"/>
        </w:numPr>
        <w:spacing w:line="378" w:lineRule="atLeast"/>
        <w:ind w:left="900" w:right="180"/>
        <w:jc w:val="left"/>
        <w:rPr>
          <w:ins w:id="22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2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如何添加远程库？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3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3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首先，登录github上，然后在右上角找到“create a new repo”创建一个新的仓库。如下：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3667125"/>
            <wp:effectExtent l="19050" t="0" r="0" b="0"/>
            <wp:docPr id="37" name="图片 3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3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在Repository name填入testgit，其他保持默认设置，点击“Create repository”按钮，就成功地创建了一个新的Git仓库：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4238625"/>
            <wp:effectExtent l="19050" t="0" r="0" b="0"/>
            <wp:docPr id="38" name="图片 3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3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3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目前，在GitHub上的这个testgit仓库还是空的，GitHub告诉我们，可以从这个仓库克隆出新的仓库，也可以把一个已有的本地仓库与之关联，然后，把本地仓库的内容推送到GitHub仓库。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4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现在，我们根据GitHub的提示，在本地的testgit仓库下运行命令：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4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remote add origin https://github.com/tugenhua0707/testgit.git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4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所有的如下：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4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19800" cy="2400300"/>
            <wp:effectExtent l="19050" t="0" r="0" b="0"/>
            <wp:docPr id="39" name="图片 3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4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4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把本地库的内容推送到远程，使用 git push命令，实际上是把当前分支master推送到远程。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5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由于远程库是空的，我们第一次推送master分支时，加上了 –u参数，Git不但会把本地的master分支内容推送的远程新的master分支，还会把本地的master分支和远程的master分支关联起来， 在以后的推送或者拉取时就可以简化命令。推送成功后，可以立刻在github页面中看到远程库的内容已经和本地一模一样了，上面的要输入github的用 户名和密码如下所示：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4105275"/>
            <wp:effectExtent l="19050" t="0" r="0" b="0"/>
            <wp:docPr id="40" name="图片 4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5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从现在起，只要本地作了提交，就可以通过如下命令：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5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push origin master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5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把本地master分支的最新修改推送到github上了，现在你就拥有了真正的分布式版本库了。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5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6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2. 如何从远程库克隆？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6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上面我们了解了先有本地库，后有远程库时候，如何关联远程库。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6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现在我们想，假如远程库有新的内容了，我想克隆到本地来 如何克隆呢？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6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首先，登录github，创建一个新的仓库，名字叫testgit2.如下：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3800475"/>
            <wp:effectExtent l="19050" t="0" r="0" b="0"/>
            <wp:docPr id="41" name="图片 4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6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6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如下，我们看到：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3067050"/>
            <wp:effectExtent l="19050" t="0" r="0" b="0"/>
            <wp:docPr id="42" name="图片 4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7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现在，远程库已经准备好了，下一步是使用命令git clone克隆一个本地库了。如下所示：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067425" cy="1209675"/>
            <wp:effectExtent l="19050" t="0" r="9525" b="0"/>
            <wp:docPr id="43" name="图片 4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7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接着在我本地目录下 生成testgit2目录了，如下所示：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1819275"/>
            <wp:effectExtent l="19050" t="0" r="0" b="0"/>
            <wp:docPr id="44" name="图片 4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7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六：创建与合并分支。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7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8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在  版本回填退里，你已经知道，每次提交，Git都把它们串成一条时间线，这条时间线就是一个分支。截止到目前，只有一条时间线，在Git里，这个分支叫主 分支，即master分支。HEAD严格来说不是指向提交，而是指向master，master才是指向提交的，所以，HEAD指向的就是当前分支。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8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首先，我们来创建dev分支，然后切换到dev分支上。如下操作：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886200" cy="1590675"/>
            <wp:effectExtent l="19050" t="0" r="0" b="0"/>
            <wp:docPr id="45" name="图片 4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8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git checkout 命令加上 –b参数表示创建并切换，相当于如下2条命令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8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branch dev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8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8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checkout dev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9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branch查看分支，会列出所有的分支，当前分支前面会添加一个星号。然后我们在dev分支上继续做demo，比如我们现在在readme.txt再增加一行 7777777777777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9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首先我们先来查看下readme.txt内容，接着添加内容77777777，如下：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3705225" cy="3733800"/>
            <wp:effectExtent l="19050" t="0" r="9525" b="0"/>
            <wp:docPr id="46" name="图片 4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9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现在dev分支工作已完成，现在我们切换到主分支master上，继续查看readme.txt内容如下：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038850" cy="1962150"/>
            <wp:effectExtent l="19050" t="0" r="0" b="0"/>
            <wp:docPr id="47" name="图片 4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29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29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现在我们可以把dev分支上的内容合并到分支master上了，可以在master分支上，使用如下命令 git merge dev 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067300" cy="2428875"/>
            <wp:effectExtent l="19050" t="0" r="0" b="0"/>
            <wp:docPr id="48" name="图片 4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0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merge命令用于合并指定分支到当前分支上，合并后，再查看readme.txt内容，可以看到，和dev分支最新提交的是完全一样的。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30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0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注意到上面的</w:t>
        </w:r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Fast-forward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信息，Git告诉我们，这次合并是“快进模式”，也就是直接把master指向dev的当前提交，所以合并速度非常快。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0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合并完成后，我们可以接着删除dev分支了，操作如下：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124575" cy="1323975"/>
            <wp:effectExtent l="19050" t="0" r="9525" b="0"/>
            <wp:docPr id="49" name="图片 4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0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0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总结创建与合并分支命令如下：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1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查看分支：git branch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1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创建分支：git branch name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1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切换分支：git checkout name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1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创建+切换分支：git checkout –b name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1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1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合并某分支到当前分支：git merge name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2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2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删除分支：git branch –d name</w:t>
        </w:r>
      </w:ins>
    </w:p>
    <w:p w:rsidR="00B46CBD" w:rsidRPr="00B46CBD" w:rsidRDefault="00B46CBD" w:rsidP="00B46CBD">
      <w:pPr>
        <w:widowControl/>
        <w:numPr>
          <w:ilvl w:val="0"/>
          <w:numId w:val="3"/>
        </w:numPr>
        <w:spacing w:line="378" w:lineRule="atLeast"/>
        <w:ind w:left="900" w:right="180"/>
        <w:jc w:val="left"/>
        <w:rPr>
          <w:ins w:id="32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2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如何解决冲突？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2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2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下面我们还是一步一步来，先新建一个新分支，比如名字叫fenzhi1，在readme.txt添加一行内容8888888，然后提交，如下所示：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2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419725" cy="4400550"/>
            <wp:effectExtent l="19050" t="0" r="9525" b="0"/>
            <wp:docPr id="50" name="图片 5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2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2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同样，我们现在切换到master分支上来，也在最后一行添加内容，内容为99999999，如下所示：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2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562600" cy="4762500"/>
            <wp:effectExtent l="19050" t="0" r="0" b="0"/>
            <wp:docPr id="51" name="图片 5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3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现在我们需要在master分支上来合并fenzhi1，如下操作：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038850" cy="5610225"/>
            <wp:effectExtent l="19050" t="0" r="0" b="0"/>
            <wp:docPr id="52" name="图片 5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3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Git用&lt;&lt;&lt;&lt;&lt;&lt;&lt;，=======，&gt;&gt;&gt;&gt;&gt;&gt;&gt;标记出 不同分支的内容，其中&lt;&lt;&gt;&gt;&gt;&gt;fenzhi1 是指fenzhi1上修改的内容，我们可以修改下如下后保存：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495925" cy="2533650"/>
            <wp:effectExtent l="19050" t="0" r="9525" b="0"/>
            <wp:docPr id="53" name="图片 5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3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如果我想查看分支合并的情况的话，需要使用命令 git log.命令行演示如下：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733925" cy="8277225"/>
            <wp:effectExtent l="19050" t="0" r="9525" b="0"/>
            <wp:docPr id="54" name="图片 5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3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4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 3.分支管理策略。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4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4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     通常合并分支时，git一般使用”Fast forward”模式，在这种模式下，删除分支后，会丢掉分支信息，现在我们来使用带参数 –no-ff来禁用”Fast forward”模式。首先我们来做demo演示下：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4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4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创建一个dev分支。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4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4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修改readme.txt内容。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4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4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添加到暂存区。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4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切换回主分支(master)。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5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合并dev分支，使用命令 git merge –no-ff  -m “注释” dev</w:t>
        </w:r>
      </w:ins>
    </w:p>
    <w:p w:rsidR="00B46CBD" w:rsidRPr="00B46CBD" w:rsidRDefault="00B46CBD" w:rsidP="00B46CBD">
      <w:pPr>
        <w:widowControl/>
        <w:numPr>
          <w:ilvl w:val="0"/>
          <w:numId w:val="4"/>
        </w:numPr>
        <w:spacing w:line="378" w:lineRule="atLeast"/>
        <w:ind w:left="900" w:right="180"/>
        <w:jc w:val="left"/>
        <w:rPr>
          <w:ins w:id="35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查看历史记录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5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截图如下：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5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5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43575" cy="7429500"/>
            <wp:effectExtent l="19050" t="0" r="9525" b="0"/>
            <wp:docPr id="55" name="图片 5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35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60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lastRenderedPageBreak/>
          <w:t>分支策略：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6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七：bug分支：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6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  在开发中，会经常碰到bug问题，那么有了bug就需要修复，在Git中，分支是很强大的，每个bug都可以通过一个临时分支来修复，修复完成后，合并分支，然后将临时的分支删除掉。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6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比如我在开发中接到一个404 bug时候，我们可以创建一个404分支来修复它，但是，当前的dev分支上的工作还没有提交。比如如下：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6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962650" cy="1581150"/>
            <wp:effectExtent l="19050" t="0" r="0" b="0"/>
            <wp:docPr id="56" name="图片 5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6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7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200775" cy="1790700"/>
            <wp:effectExtent l="19050" t="0" r="9525" b="0"/>
            <wp:docPr id="57" name="图片 5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7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所以现在我可以通过创建issue-404分支来修复bug了。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7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首先我们要确定在那个分支上修复bug，比如我现在是在主分支master上来修复的，现在我要在master分支上创建一个临时分支，演示如下：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7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7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24525" cy="5076825"/>
            <wp:effectExtent l="19050" t="0" r="9525" b="0"/>
            <wp:docPr id="58" name="图片 5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7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8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修复完成后，切换到master分支上，并完成合并，最后删除issue-404分支。演示如下：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829300" cy="4200525"/>
            <wp:effectExtent l="19050" t="0" r="0" b="0"/>
            <wp:docPr id="59" name="图片 5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8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现在，我们回到dev分支上干活了。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019550" cy="1295400"/>
            <wp:effectExtent l="19050" t="0" r="0" b="0"/>
            <wp:docPr id="60" name="图片 6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8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工作区是干净的，那么我们工作现场去哪里呢？我们可以使用命令 git stash list来查看下。如下：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133850" cy="885825"/>
            <wp:effectExtent l="19050" t="0" r="0" b="0"/>
            <wp:docPr id="61" name="图片 6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8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8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工作现场还在，Git把stash内容存在某个地方了，但是需要恢复一下，可以使用如下2个方法：</w:t>
        </w:r>
      </w:ins>
    </w:p>
    <w:p w:rsidR="00B46CBD" w:rsidRPr="00B46CBD" w:rsidRDefault="00B46CBD" w:rsidP="00B46CBD">
      <w:pPr>
        <w:widowControl/>
        <w:numPr>
          <w:ilvl w:val="0"/>
          <w:numId w:val="5"/>
        </w:numPr>
        <w:spacing w:line="378" w:lineRule="atLeast"/>
        <w:ind w:left="900" w:right="180"/>
        <w:jc w:val="left"/>
        <w:rPr>
          <w:ins w:id="39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9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git stash apply恢复，恢复后，stash内容并不删除，你需要使用命令git stash drop来删除。</w:t>
        </w:r>
      </w:ins>
    </w:p>
    <w:p w:rsidR="00B46CBD" w:rsidRPr="00B46CBD" w:rsidRDefault="00B46CBD" w:rsidP="00B46CBD">
      <w:pPr>
        <w:widowControl/>
        <w:numPr>
          <w:ilvl w:val="0"/>
          <w:numId w:val="5"/>
        </w:numPr>
        <w:spacing w:line="378" w:lineRule="atLeast"/>
        <w:ind w:left="900" w:right="180"/>
        <w:jc w:val="left"/>
        <w:rPr>
          <w:ins w:id="39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9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另一种方式是使用git stash pop,恢复的同时把stash内容也删除了。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9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9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      演示如下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9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076950" cy="4438650"/>
            <wp:effectExtent l="19050" t="0" r="0" b="0"/>
            <wp:docPr id="62" name="图片 6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9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39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八：多人协作。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39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0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当你从远程库克隆时候，实际上Git自动把本地的master分支和远程的master分支对应起来了，并且远程库的默认名称是origin。</w:t>
        </w:r>
      </w:ins>
    </w:p>
    <w:p w:rsidR="00B46CBD" w:rsidRPr="00B46CBD" w:rsidRDefault="00B46CBD" w:rsidP="00B46CBD">
      <w:pPr>
        <w:widowControl/>
        <w:numPr>
          <w:ilvl w:val="0"/>
          <w:numId w:val="6"/>
        </w:numPr>
        <w:spacing w:line="378" w:lineRule="atLeast"/>
        <w:ind w:left="900" w:right="180"/>
        <w:jc w:val="left"/>
        <w:rPr>
          <w:ins w:id="40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0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要查看远程库的信息 使用 git remote</w:t>
        </w:r>
      </w:ins>
    </w:p>
    <w:p w:rsidR="00B46CBD" w:rsidRPr="00B46CBD" w:rsidRDefault="00B46CBD" w:rsidP="00B46CBD">
      <w:pPr>
        <w:widowControl/>
        <w:numPr>
          <w:ilvl w:val="0"/>
          <w:numId w:val="6"/>
        </w:numPr>
        <w:spacing w:line="378" w:lineRule="atLeast"/>
        <w:ind w:left="900" w:right="180"/>
        <w:jc w:val="left"/>
        <w:rPr>
          <w:ins w:id="40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0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要查看远程库的详细信息 使用 git remote –v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0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0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如下演示：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0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0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895975" cy="1609725"/>
            <wp:effectExtent l="19050" t="0" r="9525" b="0"/>
            <wp:docPr id="63" name="图片 6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0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0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一：推送分支：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1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   推送分支就是把该分支上所有本地提交到远程库中，推送时，要指定本地分支，这样，Git就会把该分支推送到远程库对应的远程分支上：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1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   使用命令 git push origin master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1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比如我现在的github上的readme.txt代码如下：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1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3648075"/>
            <wp:effectExtent l="19050" t="0" r="0" b="0"/>
            <wp:docPr id="64" name="图片 6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1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1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本地的readme.txt代码如下：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2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010025" cy="1952625"/>
            <wp:effectExtent l="19050" t="0" r="9525" b="0"/>
            <wp:docPr id="65" name="图片 6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2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现在我想把本地更新的readme.txt代码推送到远程库中，使用命令如下：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153025" cy="1933575"/>
            <wp:effectExtent l="19050" t="0" r="9525" b="0"/>
            <wp:docPr id="66" name="图片 6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2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我们可以看到如上，推送成功，我们可以继续来截图github上的readme.txt内容 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572250" cy="3924300"/>
            <wp:effectExtent l="19050" t="0" r="0" b="0"/>
            <wp:docPr id="67" name="图片 67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2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2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可以看到 推送成功了，如果我们现在要推送到其他分支，比如dev分支上，我们还是那个命令 git push origin dev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3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那么一般情况下，那些分支要推送呢？</w:t>
        </w:r>
      </w:ins>
    </w:p>
    <w:p w:rsidR="00B46CBD" w:rsidRPr="00B46CBD" w:rsidRDefault="00B46CBD" w:rsidP="00B46CBD">
      <w:pPr>
        <w:widowControl/>
        <w:numPr>
          <w:ilvl w:val="0"/>
          <w:numId w:val="7"/>
        </w:numPr>
        <w:spacing w:line="378" w:lineRule="atLeast"/>
        <w:ind w:left="900" w:right="180"/>
        <w:jc w:val="left"/>
        <w:rPr>
          <w:ins w:id="43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master分支是主分支，因此要时刻与远程同步。</w:t>
        </w:r>
      </w:ins>
    </w:p>
    <w:p w:rsidR="00B46CBD" w:rsidRPr="00B46CBD" w:rsidRDefault="00B46CBD" w:rsidP="00B46CBD">
      <w:pPr>
        <w:widowControl/>
        <w:numPr>
          <w:ilvl w:val="0"/>
          <w:numId w:val="7"/>
        </w:numPr>
        <w:spacing w:line="378" w:lineRule="atLeast"/>
        <w:ind w:left="900" w:right="180"/>
        <w:jc w:val="left"/>
        <w:rPr>
          <w:ins w:id="43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一些修复bug分支不需要推送到远程去，可以先合并到主分支上，然后把主分支master推送到远程去。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3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7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二：抓取分支：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3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3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4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但是我首先要把dev分支也要推送到远程去，如下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791075" cy="1438275"/>
            <wp:effectExtent l="19050" t="0" r="9525" b="0"/>
            <wp:docPr id="68" name="图片 68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4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接着进入testgit2目录，进行克隆远程的库到本地来，如下：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4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</w:t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4838700" cy="1619250"/>
            <wp:effectExtent l="19050" t="0" r="0" b="0"/>
            <wp:docPr id="69" name="图片 69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4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现在目录下生成有如下所示：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4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572250" cy="2343150"/>
            <wp:effectExtent l="19050" t="0" r="0" b="0"/>
            <wp:docPr id="70" name="图片 70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5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现在我们的小伙伴要在dev分支上做开发，就必须把远程的origin的dev分支到本地来，于是可以使用命令创建本地dev分支：git checkout  –b dev origin/dev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53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现在小伙伴们就可以在dev分支上做开发了，开发完成后把dev分支推送到远程库时。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4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55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734050" cy="6953250"/>
            <wp:effectExtent l="19050" t="0" r="0" b="0"/>
            <wp:docPr id="71" name="图片 71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5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小伙伴们已经向origin/dev分支上推送了提交，而我在我的目录文件下也对同样的文件同个地方作了修改，也试图推送到远程库时，如下：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5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6162675" cy="7229475"/>
            <wp:effectExtent l="19050" t="0" r="9525" b="0"/>
            <wp:docPr id="72" name="图片 72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6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61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62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5657850" cy="2686050"/>
            <wp:effectExtent l="19050" t="0" r="0" b="0"/>
            <wp:docPr id="73" name="图片 73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6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64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git pull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也失败了，原因是没有指定本地dev分支与远程origin/dev分支的链接，根据提示，设置dev和origin/dev的链接：如下：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6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6153150" cy="1895475"/>
            <wp:effectExtent l="19050" t="0" r="0" b="0"/>
            <wp:docPr id="74" name="图片 74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66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67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这回</w:t>
        </w:r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git pull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成功，但是合并有冲突，需要手动解决，解决的方法和分支管理中的 解决冲突完全一样。解决后，提交，再push：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68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69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我们可以先来看看readme.txt内容了。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70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lastRenderedPageBreak/>
        <w:drawing>
          <wp:inline distT="0" distB="0" distL="0" distR="0">
            <wp:extent cx="4943475" cy="2638425"/>
            <wp:effectExtent l="19050" t="0" r="9525" b="0"/>
            <wp:docPr id="75" name="图片 75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7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7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现在手动已经解决完了，我接在需要再提交，再push到远程库里面去。如下所示：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br/>
        </w:r>
      </w:ins>
      <w:r>
        <w:rPr>
          <w:rFonts w:ascii="微软雅黑" w:eastAsia="微软雅黑" w:hAnsi="微软雅黑" w:cs="宋体"/>
          <w:noProof/>
          <w:color w:val="404040"/>
          <w:kern w:val="0"/>
          <w:szCs w:val="21"/>
        </w:rPr>
        <w:drawing>
          <wp:inline distT="0" distB="0" distL="0" distR="0">
            <wp:extent cx="5762625" cy="4572000"/>
            <wp:effectExtent l="19050" t="0" r="9525" b="0"/>
            <wp:docPr id="76" name="图片 76" descr="手把手教你使用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手把手教你使用Git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7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7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因此：多人协作工作模式一般是这样的：</w:t>
        </w:r>
      </w:ins>
    </w:p>
    <w:p w:rsidR="00B46CBD" w:rsidRPr="00B46CBD" w:rsidRDefault="00B46CBD" w:rsidP="00B46CBD">
      <w:pPr>
        <w:widowControl/>
        <w:numPr>
          <w:ilvl w:val="0"/>
          <w:numId w:val="8"/>
        </w:numPr>
        <w:spacing w:line="378" w:lineRule="atLeast"/>
        <w:ind w:left="900" w:right="180"/>
        <w:jc w:val="left"/>
        <w:rPr>
          <w:ins w:id="47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7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首先，可以试图用git push origin branch-name推送自己的修改.</w:t>
        </w:r>
      </w:ins>
    </w:p>
    <w:p w:rsidR="00B46CBD" w:rsidRPr="00B46CBD" w:rsidRDefault="00B46CBD" w:rsidP="00B46CBD">
      <w:pPr>
        <w:widowControl/>
        <w:numPr>
          <w:ilvl w:val="0"/>
          <w:numId w:val="8"/>
        </w:numPr>
        <w:spacing w:line="378" w:lineRule="atLeast"/>
        <w:ind w:left="900" w:right="180"/>
        <w:jc w:val="left"/>
        <w:rPr>
          <w:ins w:id="47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7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如果推送失败，则因为远程分支比你的本地更新早，需要先用git pull试图合并。</w:t>
        </w:r>
      </w:ins>
    </w:p>
    <w:p w:rsidR="00B46CBD" w:rsidRPr="00B46CBD" w:rsidRDefault="00B46CBD" w:rsidP="00B46CBD">
      <w:pPr>
        <w:widowControl/>
        <w:numPr>
          <w:ilvl w:val="0"/>
          <w:numId w:val="8"/>
        </w:numPr>
        <w:spacing w:line="378" w:lineRule="atLeast"/>
        <w:ind w:left="900" w:right="180"/>
        <w:jc w:val="left"/>
        <w:rPr>
          <w:ins w:id="47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8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如果合并有冲突，则需要解决冲突，并在本地提交。再用git push origin branch-name推送。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48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82" w:author="Unknown">
        <w:r w:rsidRPr="00B46CBD">
          <w:rPr>
            <w:rFonts w:ascii="微软雅黑" w:eastAsia="微软雅黑" w:hAnsi="微软雅黑" w:cs="宋体" w:hint="eastAsia"/>
            <w:b/>
            <w:bCs/>
            <w:color w:val="404040"/>
            <w:kern w:val="0"/>
          </w:rPr>
          <w:t>Git基本常用命令如下：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8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8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mkdir：         XX (创建一个空目录 XX指目录名)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8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8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pwd：          显示当前目录的路径。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8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8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init          把当前的目录变成可以管理的git仓库，生成隐藏.git文件。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8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9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add XX       把xx文件添加到暂存区去。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9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commit –m “XX”  提交文件 –m 后面的是注释。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9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status        查看仓库状态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9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diff  XX      查看XX文件修改了那些内容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49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log          查看历史记录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49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reset  –hard HEAD^ 或者 git reset  –hard HEAD~ 回退到上一个版本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0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                      (如果想回退到100个版本，使用git reset –hard HEAD~100 )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0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cat XX         查看XX文件内容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0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reflog       查看历史记录的版本号id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0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0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checkout — XX  把XX文件在工作区的修改全部撤销。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0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1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rm XX          删除XX文件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1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lastRenderedPageBreak/>
          <w:t>   git remote add origin https://github.com/tugenhua0707/testgit 关联一个远程库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1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  git push –u(第一次要用-u 以后不需要) origin master 把当前master分支推送到远程库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1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clone https://github.com/tugenhua0707/testgit  从远程库中克隆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1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checkout –b dev  创建dev分支 并切换到dev分支上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1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branch  查看当前所有的分支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2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checkout master 切换回master分支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2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merge dev    在当前的分支上合并dev分支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2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branch –d dev 删除dev分支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2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2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branch name  创建分支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2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3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stash 把当前的工作隐藏起来 等以后恢复现场后继续工作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3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stash list 查看所有被隐藏的文件列表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3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stash apply 恢复被隐藏的文件，但是内容不删除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5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36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stash drop 删除文件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7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38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stash pop 恢复文件的同时 也删除文件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39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40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remote 查看远程库的信息</w:t>
        </w:r>
      </w:ins>
    </w:p>
    <w:p w:rsidR="00B46CBD" w:rsidRPr="00B46CBD" w:rsidRDefault="00B46CBD" w:rsidP="00B46CBD">
      <w:pPr>
        <w:widowControl/>
        <w:shd w:val="clear" w:color="auto" w:fill="FFFFFF"/>
        <w:spacing w:before="150" w:after="150" w:line="378" w:lineRule="atLeast"/>
        <w:jc w:val="left"/>
        <w:rPr>
          <w:ins w:id="541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42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remote –v 查看远程库的详细信息</w:t>
        </w:r>
      </w:ins>
    </w:p>
    <w:p w:rsidR="00B46CBD" w:rsidRPr="00B46CBD" w:rsidRDefault="00B46CBD" w:rsidP="00B46CBD">
      <w:pPr>
        <w:widowControl/>
        <w:shd w:val="clear" w:color="auto" w:fill="FFFFFF"/>
        <w:spacing w:line="378" w:lineRule="atLeast"/>
        <w:jc w:val="left"/>
        <w:rPr>
          <w:ins w:id="543" w:author="Unknown"/>
          <w:rFonts w:ascii="微软雅黑" w:eastAsia="微软雅黑" w:hAnsi="微软雅黑" w:cs="宋体" w:hint="eastAsia"/>
          <w:color w:val="404040"/>
          <w:kern w:val="0"/>
          <w:szCs w:val="21"/>
        </w:rPr>
      </w:pPr>
      <w:ins w:id="544" w:author="Unknown">
        <w:r w:rsidRPr="00B46CBD">
          <w:rPr>
            <w:rFonts w:ascii="微软雅黑" w:eastAsia="微软雅黑" w:hAnsi="微软雅黑" w:cs="宋体" w:hint="eastAsia"/>
            <w:color w:val="404040"/>
            <w:kern w:val="0"/>
            <w:szCs w:val="21"/>
          </w:rPr>
          <w:t>   git push origin master  Git会把master分支推送到远程库对应的远程分支上</w:t>
        </w:r>
        <w:r w:rsidRPr="00B46CBD">
          <w:rPr>
            <w:rFonts w:ascii="微软雅黑" w:eastAsia="微软雅黑" w:hAnsi="微软雅黑" w:cs="宋体" w:hint="eastAsia"/>
            <w:color w:val="404040"/>
            <w:kern w:val="0"/>
          </w:rPr>
          <w:t> </w:t>
        </w:r>
      </w:ins>
    </w:p>
    <w:p w:rsidR="007A0C72" w:rsidRDefault="00B46CBD"/>
    <w:sectPr w:rsidR="007A0C72" w:rsidSect="005315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8424F"/>
    <w:multiLevelType w:val="multilevel"/>
    <w:tmpl w:val="32A4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1E18FF"/>
    <w:multiLevelType w:val="multilevel"/>
    <w:tmpl w:val="7E9E0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DD14D2D"/>
    <w:multiLevelType w:val="multilevel"/>
    <w:tmpl w:val="055C0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035BEC"/>
    <w:multiLevelType w:val="multilevel"/>
    <w:tmpl w:val="69D45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47F742B"/>
    <w:multiLevelType w:val="multilevel"/>
    <w:tmpl w:val="BDD4F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F66230"/>
    <w:multiLevelType w:val="multilevel"/>
    <w:tmpl w:val="1A98A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E455573"/>
    <w:multiLevelType w:val="multilevel"/>
    <w:tmpl w:val="CF3C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E474B30"/>
    <w:multiLevelType w:val="multilevel"/>
    <w:tmpl w:val="8F6C8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46CBD"/>
    <w:rsid w:val="005315F0"/>
    <w:rsid w:val="007B502A"/>
    <w:rsid w:val="00B46CBD"/>
    <w:rsid w:val="00D95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5F0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46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46CB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B46CBD"/>
    <w:rPr>
      <w:b/>
      <w:bCs/>
    </w:rPr>
  </w:style>
  <w:style w:type="character" w:customStyle="1" w:styleId="star-big-off">
    <w:name w:val="star-big-off"/>
    <w:basedOn w:val="a0"/>
    <w:rsid w:val="00B46CBD"/>
  </w:style>
  <w:style w:type="character" w:customStyle="1" w:styleId="icon">
    <w:name w:val="icon"/>
    <w:basedOn w:val="a0"/>
    <w:rsid w:val="00B46CBD"/>
  </w:style>
  <w:style w:type="paragraph" w:styleId="a4">
    <w:name w:val="Normal (Web)"/>
    <w:basedOn w:val="a"/>
    <w:uiPriority w:val="99"/>
    <w:semiHidden/>
    <w:unhideWhenUsed/>
    <w:rsid w:val="00B46C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B46CBD"/>
    <w:rPr>
      <w:i/>
      <w:iCs/>
    </w:rPr>
  </w:style>
  <w:style w:type="character" w:customStyle="1" w:styleId="apple-converted-space">
    <w:name w:val="apple-converted-space"/>
    <w:basedOn w:val="a0"/>
    <w:rsid w:val="00B46CBD"/>
  </w:style>
  <w:style w:type="paragraph" w:styleId="a6">
    <w:name w:val="Balloon Text"/>
    <w:basedOn w:val="a"/>
    <w:link w:val="Char"/>
    <w:uiPriority w:val="99"/>
    <w:semiHidden/>
    <w:unhideWhenUsed/>
    <w:rsid w:val="00B46CB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46CB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19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12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1E1E1"/>
            <w:right w:val="none" w:sz="0" w:space="0" w:color="auto"/>
          </w:divBdr>
          <w:divsChild>
            <w:div w:id="1387223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66169">
                  <w:marLeft w:val="0"/>
                  <w:marRight w:val="0"/>
                  <w:marTop w:val="0"/>
                  <w:marBottom w:val="0"/>
                  <w:divBdr>
                    <w:top w:val="single" w:sz="6" w:space="1" w:color="CCCCCC"/>
                    <w:left w:val="single" w:sz="6" w:space="1" w:color="CCCCCC"/>
                    <w:bottom w:val="single" w:sz="6" w:space="1" w:color="CCCCCC"/>
                    <w:right w:val="single" w:sz="6" w:space="1" w:color="CCCCCC"/>
                  </w:divBdr>
                </w:div>
                <w:div w:id="18186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527609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1E1"/>
            <w:right w:val="none" w:sz="0" w:space="0" w:color="auto"/>
          </w:divBdr>
          <w:divsChild>
            <w:div w:id="397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image" Target="media/image61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hyperlink" Target="javascript:void(0)" TargetMode="External"/><Relationship Id="rId61" Type="http://schemas.openxmlformats.org/officeDocument/2006/relationships/image" Target="media/image56.jpeg"/><Relationship Id="rId82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1629</Words>
  <Characters>9286</Characters>
  <Application>Microsoft Office Word</Application>
  <DocSecurity>0</DocSecurity>
  <Lines>77</Lines>
  <Paragraphs>21</Paragraphs>
  <ScaleCrop>false</ScaleCrop>
  <Company/>
  <LinksUpToDate>false</LinksUpToDate>
  <CharactersWithSpaces>10894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1</cp:revision>
  <dcterms:created xsi:type="dcterms:W3CDTF">2016-01-29T03:49:00Z</dcterms:created>
  <dcterms:modified xsi:type="dcterms:W3CDTF">2016-01-29T03:49:00Z</dcterms:modified>
</cp:coreProperties>
</file>